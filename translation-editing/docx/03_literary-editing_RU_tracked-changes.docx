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Возвращение — литературная правка (RU)</w:t>
      </w:r>
    </w:p>
    <w:p>
      <w:r>
        <w:rPr>
          <w:b w:val="0"/>
          <w:i w:val="0"/>
          <w:color w:val="595959"/>
          <w:sz w:val="24"/>
        </w:rPr>
        <w:t>Правка в режиме исправлений Word</w:t>
      </w:r>
    </w:p>
    <w:p>
      <w:r>
        <w:rPr>
          <w:b w:val="0"/>
          <w:i/>
          <w:color w:val="595959"/>
          <w:sz w:val="19"/>
        </w:rPr>
        <w:t>Рассказ «Возвращение» написан мной специально для этого образца в стиле «авторского черновика» с типичными ошибками начинающего автора. Это не чужая рукопись и не работа для клиента.</w:t>
      </w:r>
    </w:p>
    <w:p>
      <w:pPr>
        <w:pStyle w:val="Heading1"/>
      </w:pPr>
      <w:r>
        <w:t>Возвращение</w:t>
      </w:r>
    </w:p>
    <w:p>
      <w:r>
        <w:t xml:space="preserve">Анна приехала в деревню поздно вечером, когда </w:t>
      </w:r>
      <w:del w:id="1" w:author="Максим" w:date="2026-10-19T12:00:00Z">
        <w:r>
          <w:delText xml:space="preserve">на улице уже было очень темно</w:delText>
        </w:r>
      </w:del>
      <w:ins w:id="2" w:author="Максим" w:date="2026-10-19T12:00:00Z">
        <w:r>
          <w:t xml:space="preserve">уже совсем стемнело</w:t>
        </w:r>
      </w:ins>
      <w:r>
        <w:t xml:space="preserve">. Автобус высадил её на остановке и уехал, оставив </w:t>
      </w:r>
      <w:del w:id="3" w:author="Максим" w:date="2026-10-19T12:00:00Z">
        <w:r>
          <w:delText xml:space="preserve">её </w:delText>
        </w:r>
      </w:del>
      <w:r>
        <w:t>одну посреди дороги. Анна стояла и смотрела вокруг</w:t>
      </w:r>
      <w:ins w:id="4" w:author="Максим" w:date="2026-10-19T12:00:00Z">
        <w:r>
          <w:t xml:space="preserve">,</w:t>
        </w:r>
      </w:ins>
      <w:r>
        <w:t xml:space="preserve"> и ей казалось, что она </w:t>
      </w:r>
      <w:del w:id="5" w:author="Максим" w:date="2026-10-19T12:00:00Z">
        <w:r>
          <w:delText xml:space="preserve">как бы </w:delText>
        </w:r>
      </w:del>
      <w:r>
        <w:t xml:space="preserve">попала в другой мир, </w:t>
      </w:r>
      <w:del w:id="6" w:author="Максим" w:date="2026-10-19T12:00:00Z">
        <w:r>
          <w:delText xml:space="preserve">который она давно забыла</w:delText>
        </w:r>
      </w:del>
      <w:ins w:id="7" w:author="Максим" w:date="2026-10-19T12:00:00Z">
        <w:r>
          <w:t xml:space="preserve">давно забытый</w:t>
        </w:r>
      </w:ins>
      <w:r>
        <w:t xml:space="preserve">. </w:t>
      </w:r>
      <w:del w:id="8" w:author="Максим" w:date="2026-10-19T12:00:00Z">
        <w:r>
          <w:delText xml:space="preserve">Вокруг была тишина, только где-то далеко лаяла собака</w:delText>
        </w:r>
      </w:del>
      <w:ins w:id="9" w:author="Максим" w:date="2026-10-19T12:00:00Z">
        <w:r>
          <w:t xml:space="preserve">Было тихо, только где-то далеко лаяла собака</w:t>
        </w:r>
      </w:ins>
      <w:r>
        <w:t>.</w:t>
      </w:r>
    </w:p>
    <w:p>
      <w:r>
        <w:t>Дом матери стоял на самом краю деревни. Анна пошла по знакомой дороге</w:t>
      </w:r>
      <w:del w:id="10" w:author="Максим" w:date="2026-10-19T12:00:00Z">
        <w:r>
          <w:delText xml:space="preserve">, дорога была вся в лужах, и она</w:delText>
        </w:r>
      </w:del>
      <w:ins w:id="11" w:author="Максим" w:date="2026-10-19T12:00:00Z">
        <w:r>
          <w:t xml:space="preserve">. Под ногами хлюпали лужи, и Анна</w:t>
        </w:r>
      </w:ins>
      <w:r>
        <w:t xml:space="preserve"> несколько раз чуть не упала. </w:t>
      </w:r>
      <w:del w:id="12" w:author="Максим" w:date="2026-10-19T12:00:00Z">
        <w:r>
          <w:delText xml:space="preserve">Уличных фонарей</w:delText>
        </w:r>
      </w:del>
      <w:ins w:id="13" w:author="Максим" w:date="2026-10-19T12:00:00Z">
        <w:r>
          <w:t xml:space="preserve">Фонарей</w:t>
        </w:r>
      </w:ins>
      <w:r>
        <w:t xml:space="preserve"> в деревне никогда не было, и Анна шла почти на ощупь, ориентируясь по силуэтам заборов и по запаху дыма из чьих-то печных труб</w:t>
      </w:r>
      <w:del w:id="14" w:author="Максим" w:date="2026-10-19T12:00:00Z">
        <w:r>
          <w:delText xml:space="preserve">, который был таким знакомым и таким родным</w:delText>
        </w:r>
      </w:del>
      <w:ins w:id="15" w:author="Максим" w:date="2026-10-19T12:00:00Z">
        <w:r>
          <w:t xml:space="preserve"> — знакомому до слёз</w:t>
        </w:r>
      </w:ins>
      <w:r>
        <w:t xml:space="preserve">. </w:t>
      </w:r>
      <w:del w:id="16" w:author="Максим" w:date="2026-10-19T12:00:00Z">
        <w:r>
          <w:delText xml:space="preserve">Сумка была очень тяжёлая и оттягивала ей руку</w:delText>
        </w:r>
      </w:del>
      <w:ins w:id="17" w:author="Максим" w:date="2026-10-19T12:00:00Z">
        <w:r>
          <w:t xml:space="preserve">Тяжёлая сумка оттягивала руку</w:t>
        </w:r>
      </w:ins>
      <w:r>
        <w:t xml:space="preserve">. </w:t>
      </w:r>
      <w:del w:id="18" w:author="Максим" w:date="2026-10-19T12:00:00Z">
        <w:r>
          <w:delText xml:space="preserve">Она шла и вспоминала, как она в детстве бегала</w:delText>
        </w:r>
      </w:del>
      <w:ins w:id="19" w:author="Максим" w:date="2026-10-19T12:00:00Z">
        <w:r>
          <w:t xml:space="preserve">Анна вспоминала, как в детстве бегала</w:t>
        </w:r>
      </w:ins>
      <w:r>
        <w:t xml:space="preserve"> </w:t>
      </w:r>
      <w:del w:id="20" w:author="Максим" w:date="2026-10-19T12:00:00Z">
        <w:r>
          <w:delText xml:space="preserve">по этой самой дороге</w:delText>
        </w:r>
      </w:del>
      <w:ins w:id="21" w:author="Максим" w:date="2026-10-19T12:00:00Z">
        <w:r>
          <w:t xml:space="preserve">по этой дороге</w:t>
        </w:r>
      </w:ins>
      <w:r>
        <w:t xml:space="preserve"> в школу, как зимой катались с горки на санках, как летом купались в речке. </w:t>
      </w:r>
      <w:del w:id="22" w:author="Максим" w:date="2026-10-19T12:00:00Z">
        <w:r>
          <w:delText xml:space="preserve">Воспоминания нахлынули на неё с новой силой и сердце сжалось</w:delText>
        </w:r>
      </w:del>
      <w:ins w:id="23" w:author="Максим" w:date="2026-10-19T12:00:00Z">
        <w:r>
          <w:t xml:space="preserve">Горло вдруг перехватило</w:t>
        </w:r>
      </w:ins>
      <w:r>
        <w:t>.</w:t>
      </w:r>
    </w:p>
    <w:p>
      <w:del w:id="24" w:author="Максим" w:date="2026-10-19T12:00:00Z">
        <w:r>
          <w:delText xml:space="preserve">Наконец она подошла</w:delText>
        </w:r>
      </w:del>
      <w:ins w:id="25" w:author="Максим" w:date="2026-10-19T12:00:00Z">
        <w:r>
          <w:t xml:space="preserve">Она подошла</w:t>
        </w:r>
      </w:ins>
      <w:r>
        <w:t xml:space="preserve"> к дому. </w:t>
      </w:r>
      <w:del w:id="26" w:author="Максим" w:date="2026-10-19T12:00:00Z">
        <w:r>
          <w:delText xml:space="preserve">Дом был старый, покосившийся, с облупившейся краской на ставнях</w:delText>
        </w:r>
      </w:del>
      <w:ins w:id="27" w:author="Максим" w:date="2026-10-19T12:00:00Z">
        <w:r>
          <w:t xml:space="preserve">Старый дом покосился, краска на ставнях облупилась</w:t>
        </w:r>
      </w:ins>
      <w:r>
        <w:t xml:space="preserve">. </w:t>
      </w:r>
      <w:del w:id="28" w:author="Максим" w:date="2026-10-19T12:00:00Z">
        <w:r>
          <w:delText xml:space="preserve">В окнах дома не было света</w:delText>
        </w:r>
      </w:del>
      <w:ins w:id="29" w:author="Максим" w:date="2026-10-19T12:00:00Z">
        <w:r>
          <w:t xml:space="preserve">В окнах не горел свет</w:t>
        </w:r>
      </w:ins>
      <w:r>
        <w:t xml:space="preserve">. Анна достала ключ, </w:t>
      </w:r>
      <w:del w:id="30" w:author="Максим" w:date="2026-10-19T12:00:00Z">
        <w:r>
          <w:delText xml:space="preserve">который ей сказала по телефону соседка искать под крыльцом</w:delText>
        </w:r>
      </w:del>
      <w:ins w:id="31" w:author="Максим" w:date="2026-10-19T12:00:00Z">
        <w:r>
          <w:t xml:space="preserve">найденный, как и велела по телефону соседка, под крыльцом</w:t>
        </w:r>
      </w:ins>
      <w:r>
        <w:t>, и долго не могла попасть в замок</w:t>
      </w:r>
      <w:del w:id="32" w:author="Максим" w:date="2026-10-19T12:00:00Z">
        <w:r>
          <w:delText xml:space="preserve">, потому что у неё очень сильно дрожали руки</w:delText>
        </w:r>
      </w:del>
      <w:ins w:id="33" w:author="Максим" w:date="2026-10-19T12:00:00Z">
        <w:r>
          <w:t xml:space="preserve">: руки дрожали</w:t>
        </w:r>
      </w:ins>
      <w:r>
        <w:t>. Наконец замок щёлкнул</w:t>
      </w:r>
      <w:ins w:id="34" w:author="Максим" w:date="2026-10-19T12:00:00Z">
        <w:r>
          <w:t xml:space="preserve">,</w:t>
        </w:r>
      </w:ins>
      <w:r>
        <w:t xml:space="preserve"> и дверь </w:t>
      </w:r>
      <w:del w:id="35" w:author="Максим" w:date="2026-10-19T12:00:00Z">
        <w:r>
          <w:delText xml:space="preserve">открылась со скрипом</w:delText>
        </w:r>
      </w:del>
      <w:ins w:id="36" w:author="Максим" w:date="2026-10-19T12:00:00Z">
        <w:r>
          <w:t xml:space="preserve">со скрипом открылась</w:t>
        </w:r>
      </w:ins>
      <w:r>
        <w:t>. В нос ударил запах сырости и старой пыли</w:t>
      </w:r>
      <w:del w:id="37" w:author="Максим" w:date="2026-10-19T12:00:00Z">
        <w:r>
          <w:delText xml:space="preserve">, запах,</w:delText>
        </w:r>
      </w:del>
      <w:ins w:id="38" w:author="Максим" w:date="2026-10-19T12:00:00Z">
        <w:r>
          <w:t xml:space="preserve"> — запах,</w:t>
        </w:r>
      </w:ins>
      <w:r>
        <w:t xml:space="preserve"> который Анна не спутала бы ни с чем.</w:t>
      </w:r>
    </w:p>
    <w:p>
      <w:r>
        <w:t xml:space="preserve">Анна включила свет. Лампочка под потолком </w:t>
      </w:r>
      <w:del w:id="39" w:author="Максим" w:date="2026-10-19T12:00:00Z">
        <w:r>
          <w:delText xml:space="preserve">вспыхнула и тут же погасла, потом вспыхнула опять</w:delText>
        </w:r>
      </w:del>
      <w:ins w:id="40" w:author="Максим" w:date="2026-10-19T12:00:00Z">
        <w:r>
          <w:t xml:space="preserve">вспыхнула, погасла и вспыхнула снова</w:t>
        </w:r>
      </w:ins>
      <w:r>
        <w:t>. В комнате было всё так же</w:t>
      </w:r>
      <w:ins w:id="41" w:author="Максим" w:date="2026-10-19T12:00:00Z">
        <w:r>
          <w:t xml:space="preserve">,</w:t>
        </w:r>
      </w:ins>
      <w:r>
        <w:t xml:space="preserve"> как и двадцать лет назад: стол, диван с горбатой спинкой, этажерка с книгами, на стене фотографии в рамках. </w:t>
      </w:r>
      <w:del w:id="42" w:author="Максим" w:date="2026-10-19T12:00:00Z">
        <w:r>
          <w:delText xml:space="preserve">В углу под потолком было большое пятно от дождя, значит крыша протекала</w:delText>
        </w:r>
      </w:del>
      <w:ins w:id="43" w:author="Максим" w:date="2026-10-19T12:00:00Z">
        <w:r>
          <w:t xml:space="preserve">В углу под потолком темнело пятно от дождя: крыша протекала</w:t>
        </w:r>
      </w:ins>
      <w:r>
        <w:t xml:space="preserve">. </w:t>
      </w:r>
      <w:del w:id="44" w:author="Максим" w:date="2026-10-19T12:00:00Z">
        <w:r>
          <w:delText xml:space="preserve">Было очень много пыли, она лежала на всём, на столе, на подоконнике, на фотографиях</w:delText>
        </w:r>
      </w:del>
      <w:ins w:id="45" w:author="Максим" w:date="2026-10-19T12:00:00Z">
        <w:r>
          <w:t xml:space="preserve">Пыль лежала на всём: на столе, на подоконнике, на фотографиях</w:t>
        </w:r>
      </w:ins>
      <w:r>
        <w:t xml:space="preserve">. Анна подошла к столу и провела по нему пальцем. </w:t>
      </w:r>
      <w:del w:id="46" w:author="Максим" w:date="2026-10-19T12:00:00Z">
        <w:r>
          <w:delText xml:space="preserve">На пальце остался</w:delText>
        </w:r>
      </w:del>
      <w:ins w:id="47" w:author="Максим" w:date="2026-10-19T12:00:00Z">
        <w:r>
          <w:t xml:space="preserve">Остался</w:t>
        </w:r>
      </w:ins>
      <w:r>
        <w:t xml:space="preserve"> серый след. </w:t>
      </w:r>
      <w:del w:id="48" w:author="Максим" w:date="2026-10-19T12:00:00Z">
        <w:r>
          <w:delText xml:space="preserve">Она взяла одну из фотографий, на которой была она сама, маленькая, с большим бантом на голове, а рядом мама в светлом платье. Мама на фотографии улыбалась, и от этой улыбки Анне стало ещё тяжелее на душе</w:delText>
        </w:r>
      </w:del>
      <w:ins w:id="49" w:author="Максим" w:date="2026-10-19T12:00:00Z">
        <w:r>
          <w:t xml:space="preserve">Она взяла фотографию: маленькая Анна с большим бантом стоит рядом с мамой в светлом платье. Мама улыбалась, и от этой улыбки стало ещё тяжелее</w:t>
        </w:r>
      </w:ins>
      <w:r>
        <w:t>.</w:t>
      </w:r>
    </w:p>
    <w:p>
      <w:r>
        <w:t xml:space="preserve">Она долго ходила по дому и не знала, куда себя деть. Потом нашла в чулане дрова, растопила печку и села на табуретку </w:t>
      </w:r>
      <w:del w:id="50" w:author="Максим" w:date="2026-10-19T12:00:00Z">
        <w:r>
          <w:delText xml:space="preserve">смотреть на огонь. Огонь потрескивал, в трубе гудело, и дом, который был холодным и чужим, как будто начал оживать</w:delText>
        </w:r>
      </w:del>
      <w:ins w:id="51" w:author="Максим" w:date="2026-10-19T12:00:00Z">
        <w:r>
          <w:t xml:space="preserve">перед огнём. Огонь потрескивал, в трубе гудело, и холодный чужой дом начал понемногу оживать</w:t>
        </w:r>
      </w:ins>
      <w:r>
        <w:t xml:space="preserve">. Анна </w:t>
      </w:r>
      <w:del w:id="52" w:author="Максим" w:date="2026-10-19T12:00:00Z">
        <w:r>
          <w:delText xml:space="preserve">сидела и смотрела на огонь и думала</w:delText>
        </w:r>
      </w:del>
      <w:ins w:id="53" w:author="Максим" w:date="2026-10-19T12:00:00Z">
        <w:r>
          <w:t xml:space="preserve">думала</w:t>
        </w:r>
      </w:ins>
      <w:r>
        <w:t xml:space="preserve"> о матери</w:t>
      </w:r>
      <w:del w:id="54" w:author="Максим" w:date="2026-10-19T12:00:00Z">
        <w:r>
          <w:delText xml:space="preserve">, о том как она болела последние годы, и как она, Анна, не приезжала, потому что у неё была работа, дела, и вообще всё как-то было некогда</w:delText>
        </w:r>
      </w:del>
      <w:ins w:id="55" w:author="Максим" w:date="2026-10-19T12:00:00Z">
        <w:r>
          <w:t xml:space="preserve"> — о том, как та болела последние годы, а она, Анна, не приезжала: работа, дела, да и вообще всё как-то было некогда</w:t>
        </w:r>
      </w:ins>
      <w:r>
        <w:t>.</w:t>
      </w:r>
    </w:p>
    <w:p>
      <w:r>
        <w:t xml:space="preserve">Мать умерла в марте. Анна узнала об этом по телефону, на работе, </w:t>
      </w:r>
      <w:del w:id="56" w:author="Максим" w:date="2026-10-19T12:00:00Z">
        <w:r>
          <w:delText xml:space="preserve">когда как раз заканчивалось совещание и все собирали бумаги</w:delText>
        </w:r>
      </w:del>
      <w:ins w:id="57" w:author="Максим" w:date="2026-10-19T12:00:00Z">
        <w:r>
          <w:t xml:space="preserve">в конце совещания, когда все уже собирали бумаги</w:t>
        </w:r>
      </w:ins>
      <w:r>
        <w:t xml:space="preserve">. </w:t>
      </w:r>
      <w:del w:id="58" w:author="Максим" w:date="2026-10-19T12:00:00Z">
        <w:r>
          <w:delText xml:space="preserve">Она тогда ничего не почувствовала, совсем ничего, просто сидела и смотрела на экран телефона</w:delText>
        </w:r>
      </w:del>
      <w:ins w:id="59" w:author="Максим" w:date="2026-10-19T12:00:00Z">
        <w:r>
          <w:t xml:space="preserve">Тогда она ничего не почувствовала — просто сидела и смотрела на экран телефона</w:t>
        </w:r>
      </w:ins>
      <w:r>
        <w:t xml:space="preserve">. </w:t>
      </w:r>
      <w:del w:id="60" w:author="Максим" w:date="2026-10-19T12:00:00Z">
        <w:r>
          <w:delText xml:space="preserve">Потом были похороны, на которые она не успела, потому что билетов на ближайший рейс не было, и соседи похоронили маму сами, без неё</w:delText>
        </w:r>
      </w:del>
      <w:ins w:id="61" w:author="Максим" w:date="2026-10-19T12:00:00Z">
        <w:r>
          <w:t xml:space="preserve">На похороны она не успела: билетов на ближайший рейс не было, и соседи похоронили маму сами</w:t>
        </w:r>
      </w:ins>
      <w:r>
        <w:t>. Анна до сих пор не могла себе этого простить</w:t>
      </w:r>
      <w:del w:id="62" w:author="Максим" w:date="2026-10-19T12:00:00Z">
        <w:r>
          <w:delText xml:space="preserve"> и каждый раз когда вспоминала об этом, ей становилось очень стыдно и очень больно</w:delText>
        </w:r>
      </w:del>
      <w:ins w:id="63" w:author="Максим" w:date="2026-10-19T12:00:00Z">
        <w:r>
          <w:t xml:space="preserve">: стоило вспомнить — и становилось стыдно и больно</w:t>
        </w:r>
      </w:ins>
      <w:r>
        <w:t>.</w:t>
      </w:r>
    </w:p>
    <w:p>
      <w:pPr>
        <w:rPr>
          <w:ins w:id="67" w:author="Максим" w:date="2026-10-19T12:00:00Z"/>
        </w:rPr>
      </w:pPr>
      <w:del w:id="64" w:author="Максим" w:date="2026-10-19T12:00:00Z">
        <w:r>
          <w:delText xml:space="preserve">В это время</w:delText>
        </w:r>
      </w:del>
      <w:ins w:id="65" w:author="Максим" w:date="2026-10-19T12:00:00Z">
        <w:r>
          <w:t xml:space="preserve">Вдруг</w:t>
        </w:r>
      </w:ins>
      <w:r>
        <w:t xml:space="preserve"> в окно кто-то постучал</w:t>
      </w:r>
      <w:ins w:id="66" w:author="Максим" w:date="2026-10-19T12:00:00Z">
        <w:r>
          <w:t xml:space="preserve">,</w:t>
        </w:r>
      </w:ins>
      <w:r>
        <w:t xml:space="preserve"> и Анна вздрогнула.</w:t>
      </w:r>
    </w:p>
    <w:p>
      <w:pPr>
        <w:rPr>
          <w:ins w:id="70" w:author="Максим" w:date="2026-10-19T12:00:00Z"/>
        </w:rPr>
      </w:pPr>
      <w:r>
        <w:t xml:space="preserve">— Кто там? </w:t>
      </w:r>
      <w:del w:id="68" w:author="Максим" w:date="2026-10-19T12:00:00Z">
        <w:r>
          <w:delText xml:space="preserve">-</w:delText>
        </w:r>
      </w:del>
      <w:ins w:id="69" w:author="Максим" w:date="2026-10-19T12:00:00Z">
        <w:r>
          <w:t xml:space="preserve">—</w:t>
        </w:r>
      </w:ins>
      <w:r>
        <w:t xml:space="preserve"> спросила она.</w:t>
      </w:r>
    </w:p>
    <w:p>
      <w:pPr>
        <w:rPr>
          <w:ins w:id="74" w:author="Максим" w:date="2026-10-19T12:00:00Z"/>
        </w:rPr>
      </w:pPr>
      <w:r>
        <w:t xml:space="preserve">— Это я, Фёдор Петрович! </w:t>
      </w:r>
      <w:del w:id="71" w:author="Максим" w:date="2026-10-19T12:00:00Z">
        <w:r>
          <w:delText xml:space="preserve">Увидел свет и пришёл. - Ответил</w:delText>
        </w:r>
      </w:del>
      <w:ins w:id="72" w:author="Максим" w:date="2026-10-19T12:00:00Z">
        <w:r>
          <w:t xml:space="preserve">— ответил</w:t>
        </w:r>
      </w:ins>
      <w:r>
        <w:t xml:space="preserve"> из-за двери старческий голос</w:t>
      </w:r>
      <w:ins w:id="73" w:author="Максим" w:date="2026-10-19T12:00:00Z">
        <w:r>
          <w:t xml:space="preserve">. — Увидел свет и пришёл</w:t>
        </w:r>
      </w:ins>
      <w:r>
        <w:t>.</w:t>
      </w:r>
    </w:p>
    <w:p>
      <w:pPr>
        <w:rPr>
          <w:ins w:id="78" w:author="Максим" w:date="2026-10-19T12:00:00Z"/>
        </w:rPr>
      </w:pPr>
      <w:r>
        <w:t>Анна открыла</w:t>
      </w:r>
      <w:ins w:id="75" w:author="Максим" w:date="2026-10-19T12:00:00Z">
        <w:r>
          <w:t xml:space="preserve"> дверь</w:t>
        </w:r>
      </w:ins>
      <w:r>
        <w:t>. На пороге стоял сосед в старой телогрейке и шапке-ушанке</w:t>
      </w:r>
      <w:del w:id="76" w:author="Максим" w:date="2026-10-19T12:00:00Z">
        <w:r>
          <w:delText xml:space="preserve"> и улыбался</w:delText>
        </w:r>
      </w:del>
      <w:ins w:id="77" w:author="Максим" w:date="2026-10-19T12:00:00Z">
        <w:r>
          <w:t xml:space="preserve">. Он улыбался</w:t>
        </w:r>
      </w:ins>
      <w:r>
        <w:t>.</w:t>
      </w:r>
    </w:p>
    <w:p>
      <w:pPr>
        <w:rPr>
          <w:ins w:id="87" w:author="Максим" w:date="2026-10-19T12:00:00Z"/>
        </w:rPr>
      </w:pPr>
      <w:r>
        <w:t xml:space="preserve">— Анька? Не может быть! </w:t>
      </w:r>
      <w:del w:id="79" w:author="Максим" w:date="2026-10-19T12:00:00Z">
        <w:r>
          <w:delText xml:space="preserve">-</w:delText>
        </w:r>
      </w:del>
      <w:ins w:id="80" w:author="Максим" w:date="2026-10-19T12:00:00Z">
        <w:r>
          <w:t xml:space="preserve">—</w:t>
        </w:r>
      </w:ins>
      <w:r>
        <w:t xml:space="preserve"> </w:t>
      </w:r>
      <w:del w:id="81" w:author="Максим" w:date="2026-10-19T12:00:00Z">
        <w:r>
          <w:delText xml:space="preserve">С</w:delText>
        </w:r>
      </w:del>
      <w:ins w:id="82" w:author="Максим" w:date="2026-10-19T12:00:00Z">
        <w:r>
          <w:t xml:space="preserve">с</w:t>
        </w:r>
      </w:ins>
      <w:r>
        <w:t>казал он. — Ну</w:t>
      </w:r>
      <w:ins w:id="83" w:author="Максим" w:date="2026-10-19T12:00:00Z">
        <w:r>
          <w:t xml:space="preserve">,</w:t>
        </w:r>
      </w:ins>
      <w:r>
        <w:t xml:space="preserve"> здравствуй</w:t>
      </w:r>
      <w:del w:id="84" w:author="Максим" w:date="2026-10-19T12:00:00Z">
        <w:r>
          <w:delText xml:space="preserve"> - я</w:delText>
        </w:r>
      </w:del>
      <w:ins w:id="85" w:author="Максим" w:date="2026-10-19T12:00:00Z">
        <w:r>
          <w:t xml:space="preserve">. Я</w:t>
        </w:r>
      </w:ins>
      <w:r>
        <w:t xml:space="preserve"> думал</w:t>
      </w:r>
      <w:ins w:id="86" w:author="Максим" w:date="2026-10-19T12:00:00Z">
        <w:r>
          <w:t xml:space="preserve">,</w:t>
        </w:r>
      </w:ins>
      <w:r>
        <w:t xml:space="preserve"> ты уже никогда не приедешь.</w:t>
      </w:r>
    </w:p>
    <w:p>
      <w:pPr>
        <w:rPr>
          <w:ins w:id="90" w:author="Максим" w:date="2026-10-19T12:00:00Z"/>
        </w:rPr>
      </w:pPr>
      <w:r>
        <w:t xml:space="preserve">— Здравствуйте, Фёдор Петрович. Простите, что так поздно, </w:t>
      </w:r>
      <w:del w:id="88" w:author="Максим" w:date="2026-10-19T12:00:00Z">
        <w:r>
          <w:delText xml:space="preserve">-</w:delText>
        </w:r>
      </w:del>
      <w:ins w:id="89" w:author="Максим" w:date="2026-10-19T12:00:00Z">
        <w:r>
          <w:t xml:space="preserve">—</w:t>
        </w:r>
      </w:ins>
      <w:r>
        <w:t xml:space="preserve"> сказала Анна и пропустила его в дом.</w:t>
      </w:r>
    </w:p>
    <w:p>
      <w:r>
        <w:t xml:space="preserve">— Ничего. Я вот самовар тебе принёс, </w:t>
      </w:r>
      <w:del w:id="91" w:author="Максим" w:date="2026-10-19T12:00:00Z">
        <w:r>
          <w:delText xml:space="preserve">мой старый, у тебя поди и не найти ничего</w:delText>
        </w:r>
      </w:del>
      <w:ins w:id="92" w:author="Максим" w:date="2026-10-19T12:00:00Z">
        <w:r>
          <w:t xml:space="preserve">свой старый: у тебя, поди, ничего не найти</w:t>
        </w:r>
      </w:ins>
      <w:r>
        <w:t xml:space="preserve">. Вера </w:t>
      </w:r>
      <w:del w:id="93" w:author="Максим" w:date="2026-10-19T12:00:00Z">
        <w:r>
          <w:delText xml:space="preserve">твоя </w:delText>
        </w:r>
      </w:del>
      <w:r>
        <w:t>бы мне не простила</w:t>
      </w:r>
      <w:ins w:id="94" w:author="Максим" w:date="2026-10-19T12:00:00Z">
        <w:r>
          <w:t xml:space="preserve">,</w:t>
        </w:r>
      </w:ins>
      <w:r>
        <w:t xml:space="preserve"> если бы я оставил тебя в такой час одну без чая.</w:t>
      </w:r>
    </w:p>
    <w:p>
      <w:pPr>
        <w:rPr>
          <w:ins w:id="95" w:author="Максим" w:date="2026-10-19T12:00:00Z"/>
        </w:rPr>
      </w:pPr>
      <w:r>
        <w:t>За чаем они долго молчали. Потом Фёдор Петрович спросил:</w:t>
      </w:r>
    </w:p>
    <w:p>
      <w:pPr>
        <w:rPr>
          <w:ins w:id="99" w:author="Максим" w:date="2026-10-19T12:00:00Z"/>
        </w:rPr>
      </w:pPr>
      <w:del w:id="96" w:author="Максим" w:date="2026-10-19T12:00:00Z">
        <w:r>
          <w:delText xml:space="preserve">"</w:delText>
        </w:r>
      </w:del>
      <w:ins w:id="97" w:author="Максим" w:date="2026-10-19T12:00:00Z">
        <w:r>
          <w:t xml:space="preserve">— </w:t>
        </w:r>
      </w:ins>
      <w:r>
        <w:t>Продавать будешь?</w:t>
      </w:r>
      <w:del w:id="98" w:author="Максим" w:date="2026-10-19T12:00:00Z">
        <w:r>
          <w:delText xml:space="preserve">"</w:delText>
        </w:r>
      </w:del>
    </w:p>
    <w:p>
      <w:pPr>
        <w:rPr>
          <w:ins w:id="102" w:author="Максим" w:date="2026-10-19T12:00:00Z"/>
        </w:rPr>
      </w:pPr>
      <w:r>
        <w:t>Анна не ответила сразу. Она посмотрела на стены кухни, на старые часы с кукушкой</w:t>
      </w:r>
      <w:ins w:id="100" w:author="Максим" w:date="2026-10-19T12:00:00Z">
        <w:r>
          <w:t xml:space="preserve">,</w:t>
        </w:r>
      </w:ins>
      <w:r>
        <w:t xml:space="preserve"> которые мать </w:t>
      </w:r>
      <w:del w:id="101" w:author="Максим" w:date="2026-10-19T12:00:00Z">
        <w:r>
          <w:delText xml:space="preserve">очень </w:delText>
        </w:r>
      </w:del>
      <w:r>
        <w:t>любила, на выцветшие занавески в цветочек и сказала:</w:t>
      </w:r>
    </w:p>
    <w:p>
      <w:pPr>
        <w:rPr>
          <w:ins w:id="106" w:author="Максим" w:date="2026-10-19T12:00:00Z"/>
        </w:rPr>
      </w:pPr>
      <w:del w:id="103" w:author="Максим" w:date="2026-10-19T12:00:00Z">
        <w:r>
          <w:delText xml:space="preserve">"</w:delText>
        </w:r>
      </w:del>
      <w:ins w:id="104" w:author="Максим" w:date="2026-10-19T12:00:00Z">
        <w:r>
          <w:t xml:space="preserve">— </w:t>
        </w:r>
      </w:ins>
      <w:r>
        <w:t>Хотела продавать. Я уже и покупателя нашла. А теперь не знаю.</w:t>
      </w:r>
      <w:del w:id="105" w:author="Максим" w:date="2026-10-19T12:00:00Z">
        <w:r>
          <w:delText xml:space="preserve">"</w:delText>
        </w:r>
      </w:del>
    </w:p>
    <w:p>
      <w:del w:id="107" w:author="Максим" w:date="2026-10-19T12:00:00Z">
        <w:r>
          <w:delText xml:space="preserve">"</w:delText>
        </w:r>
      </w:del>
      <w:ins w:id="108" w:author="Максим" w:date="2026-10-19T12:00:00Z">
        <w:r>
          <w:t xml:space="preserve">— </w:t>
        </w:r>
      </w:ins>
      <w:r>
        <w:t xml:space="preserve">Дело твоё, </w:t>
      </w:r>
      <w:del w:id="109" w:author="Максим" w:date="2026-10-19T12:00:00Z">
        <w:r>
          <w:delText xml:space="preserve">-</w:delText>
        </w:r>
      </w:del>
      <w:ins w:id="110" w:author="Максим" w:date="2026-10-19T12:00:00Z">
        <w:r>
          <w:t xml:space="preserve">—</w:t>
        </w:r>
      </w:ins>
      <w:r>
        <w:t xml:space="preserve"> сказал старик, </w:t>
      </w:r>
      <w:del w:id="111" w:author="Максим" w:date="2026-10-19T12:00:00Z">
        <w:r>
          <w:delText xml:space="preserve">-</w:delText>
        </w:r>
      </w:del>
      <w:ins w:id="112" w:author="Максим" w:date="2026-10-19T12:00:00Z">
        <w:r>
          <w:t xml:space="preserve">—</w:t>
        </w:r>
      </w:ins>
      <w:r>
        <w:t xml:space="preserve"> только дом без хозяина долго не стоит. Он как человек</w:t>
      </w:r>
      <w:del w:id="113" w:author="Максим" w:date="2026-10-19T12:00:00Z">
        <w:r>
          <w:delText xml:space="preserve">,</w:delText>
        </w:r>
      </w:del>
      <w:ins w:id="114" w:author="Максим" w:date="2026-10-19T12:00:00Z">
        <w:r>
          <w:t xml:space="preserve">:</w:t>
        </w:r>
      </w:ins>
      <w:r>
        <w:t xml:space="preserve"> ему тоже нужно, чтобы </w:t>
      </w:r>
      <w:del w:id="115" w:author="Максим" w:date="2026-10-19T12:00:00Z">
        <w:r>
          <w:delText xml:space="preserve">про него</w:delText>
        </w:r>
      </w:del>
      <w:ins w:id="116" w:author="Максим" w:date="2026-10-19T12:00:00Z">
        <w:r>
          <w:t xml:space="preserve">о нём</w:t>
        </w:r>
      </w:ins>
      <w:r>
        <w:t xml:space="preserve"> помнили.</w:t>
      </w:r>
      <w:del w:id="117" w:author="Максим" w:date="2026-10-19T12:00:00Z">
        <w:r>
          <w:delText xml:space="preserve">"</w:delText>
        </w:r>
      </w:del>
    </w:p>
    <w:p>
      <w:r>
        <w:t xml:space="preserve">Покупателя нашли ещё в сентябре: </w:t>
      </w:r>
      <w:del w:id="118" w:author="Максим" w:date="2026-10-19T12:00:00Z">
        <w:r>
          <w:delText xml:space="preserve">какой-то мужчина из города, он очень хотел купить участок под дачу, а дом собирался снести</w:delText>
        </w:r>
      </w:del>
      <w:ins w:id="119" w:author="Максим" w:date="2026-10-19T12:00:00Z">
        <w:r>
          <w:t xml:space="preserve">мужчина из города хотел купить участок под дачу, а дом собирался снести</w:t>
        </w:r>
      </w:ins>
      <w:r>
        <w:t>. Анна тогда подумала</w:t>
      </w:r>
      <w:ins w:id="120" w:author="Максим" w:date="2026-10-19T12:00:00Z">
        <w:r>
          <w:t xml:space="preserve">,</w:t>
        </w:r>
      </w:ins>
      <w:r>
        <w:t xml:space="preserve"> что это даже хорошо</w:t>
      </w:r>
      <w:del w:id="121" w:author="Максим" w:date="2026-10-19T12:00:00Z">
        <w:r>
          <w:delText xml:space="preserve">, потому что она не сможет жить здесь, у неё в городе работа, квартира, и вообще вся жизнь, и что дом всё равно стоит пустой и никому не нужен</w:delText>
        </w:r>
      </w:del>
      <w:ins w:id="122" w:author="Максим" w:date="2026-10-19T12:00:00Z">
        <w:r>
          <w:t xml:space="preserve">: жить здесь она всё равно не сможет — в городе у неё работа, квартира, вся жизнь, — а дом стоит пустой и никому не нужен</w:t>
        </w:r>
      </w:ins>
      <w:r>
        <w:t>. А теперь, сидя на этой кухне, она вдруг поняла</w:t>
      </w:r>
      <w:ins w:id="123" w:author="Максим" w:date="2026-10-19T12:00:00Z">
        <w:r>
          <w:t xml:space="preserve">,</w:t>
        </w:r>
      </w:ins>
      <w:r>
        <w:t xml:space="preserve"> что не может </w:t>
      </w:r>
      <w:del w:id="124" w:author="Максим" w:date="2026-10-19T12:00:00Z">
        <w:r>
          <w:delText xml:space="preserve">ему </w:delText>
        </w:r>
      </w:del>
      <w:r>
        <w:t>продать мамин дом</w:t>
      </w:r>
      <w:del w:id="125" w:author="Максим" w:date="2026-10-19T12:00:00Z">
        <w:r>
          <w:delText xml:space="preserve">, потому что в нём слишком много её жизни, её воспоминаний и её памяти</w:delText>
        </w:r>
      </w:del>
      <w:ins w:id="126" w:author="Максим" w:date="2026-10-19T12:00:00Z">
        <w:r>
          <w:t xml:space="preserve">: слишком многое в её собственной жизни связано с этими стенами</w:t>
        </w:r>
      </w:ins>
      <w:r>
        <w:t>.</w:t>
      </w:r>
    </w:p>
    <w:p>
      <w:r>
        <w:t xml:space="preserve">Анна повернулась к окну и увидела, что в доме напротив </w:t>
      </w:r>
      <w:del w:id="127" w:author="Максим" w:date="2026-10-19T12:00:00Z">
        <w:r>
          <w:delText xml:space="preserve">горит</w:delText>
        </w:r>
      </w:del>
      <w:ins w:id="128" w:author="Максим" w:date="2026-10-19T12:00:00Z">
        <w:r>
          <w:t xml:space="preserve">горел</w:t>
        </w:r>
      </w:ins>
      <w:r>
        <w:t xml:space="preserve"> тусклый свет. </w:t>
      </w:r>
      <w:del w:id="129" w:author="Максим" w:date="2026-10-19T12:00:00Z">
        <w:r>
          <w:delText xml:space="preserve">Этот свет</w:delText>
        </w:r>
      </w:del>
      <w:ins w:id="130" w:author="Максим" w:date="2026-10-19T12:00:00Z">
        <w:r>
          <w:t xml:space="preserve">Свет</w:t>
        </w:r>
      </w:ins>
      <w:r>
        <w:t xml:space="preserve"> был такой тёплый и </w:t>
      </w:r>
      <w:del w:id="131" w:author="Максим" w:date="2026-10-19T12:00:00Z">
        <w:r>
          <w:delText xml:space="preserve">такой </w:delText>
        </w:r>
      </w:del>
      <w:r>
        <w:t>родной, что она</w:t>
      </w:r>
      <w:del w:id="132" w:author="Максим" w:date="2026-10-19T12:00:00Z">
        <w:r>
          <w:delText xml:space="preserve">, наконец,</w:delText>
        </w:r>
      </w:del>
      <w:r>
        <w:t xml:space="preserve"> не выдержала и заплакала. Слёзы текли по щекам</w:t>
      </w:r>
      <w:del w:id="133" w:author="Максим" w:date="2026-10-19T12:00:00Z">
        <w:r>
          <w:delText xml:space="preserve">, а</w:delText>
        </w:r>
      </w:del>
      <w:ins w:id="134" w:author="Максим" w:date="2026-10-19T12:00:00Z">
        <w:r>
          <w:t xml:space="preserve">, но</w:t>
        </w:r>
      </w:ins>
      <w:r>
        <w:t xml:space="preserve"> она даже не пыталась их вытереть. Фёдор Петрович молча стоял рядом</w:t>
      </w:r>
      <w:del w:id="135" w:author="Максим" w:date="2026-10-19T12:00:00Z">
        <w:r>
          <w:delText xml:space="preserve">, он ничего не говорил, и</w:delText>
        </w:r>
      </w:del>
      <w:ins w:id="136" w:author="Максим" w:date="2026-10-19T12:00:00Z">
        <w:r>
          <w:t xml:space="preserve"> и</w:t>
        </w:r>
      </w:ins>
      <w:r>
        <w:t xml:space="preserve"> только вздыхал.</w:t>
      </w:r>
    </w:p>
    <w:p>
      <w:pPr>
        <w:rPr>
          <w:ins w:id="145" w:author="Максим" w:date="2026-10-19T12:00:00Z"/>
        </w:rPr>
      </w:pPr>
      <w:r>
        <w:t>Утром Анна проснулась от того</w:t>
      </w:r>
      <w:ins w:id="137" w:author="Максим" w:date="2026-10-19T12:00:00Z">
        <w:r>
          <w:t xml:space="preserve">,</w:t>
        </w:r>
      </w:ins>
      <w:r>
        <w:t xml:space="preserve"> что в окно светило солнце. Она </w:t>
      </w:r>
      <w:del w:id="138" w:author="Максим" w:date="2026-10-19T12:00:00Z">
        <w:r>
          <w:delText xml:space="preserve">одела</w:delText>
        </w:r>
      </w:del>
      <w:ins w:id="139" w:author="Максим" w:date="2026-10-19T12:00:00Z">
        <w:r>
          <w:t xml:space="preserve">надела</w:t>
        </w:r>
      </w:ins>
      <w:r>
        <w:t xml:space="preserve"> старый халат матери, который висел на гвозде за дверью, и вышла на крыльцо. Во дворе на скамейке сидел Фёдор Петрович и курил </w:t>
      </w:r>
      <w:del w:id="140" w:author="Максим" w:date="2026-10-19T12:00:00Z">
        <w:r>
          <w:delText xml:space="preserve">свою </w:delText>
        </w:r>
      </w:del>
      <w:r>
        <w:t xml:space="preserve">трубку. Он </w:t>
      </w:r>
      <w:del w:id="141" w:author="Максим" w:date="2026-10-19T12:00:00Z">
        <w:r>
          <w:delText xml:space="preserve">очень</w:delText>
        </w:r>
      </w:del>
      <w:ins w:id="142" w:author="Максим" w:date="2026-10-19T12:00:00Z">
        <w:r>
          <w:t xml:space="preserve">широко</w:t>
        </w:r>
      </w:ins>
      <w:r>
        <w:t xml:space="preserve"> улыбнулся ей и сказал, что </w:t>
      </w:r>
      <w:del w:id="143" w:author="Максим" w:date="2026-10-19T12:00:00Z">
        <w:r>
          <w:delText xml:space="preserve">вот, мол, </w:delText>
        </w:r>
      </w:del>
      <w:r>
        <w:t xml:space="preserve">принёс </w:t>
      </w:r>
      <w:del w:id="144" w:author="Максим" w:date="2026-10-19T12:00:00Z">
        <w:r>
          <w:delText xml:space="preserve">ей </w:delText>
        </w:r>
      </w:del>
      <w:r>
        <w:t>молока. Анна взяла банку и спросила:</w:t>
      </w:r>
    </w:p>
    <w:p>
      <w:pPr>
        <w:rPr>
          <w:ins w:id="149" w:author="Максим" w:date="2026-10-19T12:00:00Z"/>
        </w:rPr>
      </w:pPr>
      <w:del w:id="146" w:author="Максим" w:date="2026-10-19T12:00:00Z">
        <w:r>
          <w:delText xml:space="preserve">"</w:delText>
        </w:r>
      </w:del>
      <w:ins w:id="147" w:author="Максим" w:date="2026-10-19T12:00:00Z">
        <w:r>
          <w:t xml:space="preserve">— </w:t>
        </w:r>
      </w:ins>
      <w:r>
        <w:t>А вы не знаете, кто в деревне крышу может починить?</w:t>
      </w:r>
      <w:del w:id="148" w:author="Максим" w:date="2026-10-19T12:00:00Z">
        <w:r>
          <w:delText xml:space="preserve">"</w:delText>
        </w:r>
      </w:del>
    </w:p>
    <w:p>
      <w:pPr>
        <w:rPr>
          <w:ins w:id="150" w:author="Максим" w:date="2026-10-19T12:00:00Z"/>
        </w:rPr>
      </w:pPr>
      <w:r>
        <w:t>Фёдор Петрович почесал затылок и ответил:</w:t>
      </w:r>
    </w:p>
    <w:p>
      <w:pPr>
        <w:rPr>
          <w:ins w:id="155" w:author="Максим" w:date="2026-10-19T12:00:00Z"/>
        </w:rPr>
      </w:pPr>
      <w:del w:id="151" w:author="Максим" w:date="2026-10-19T12:00:00Z">
        <w:r>
          <w:delText xml:space="preserve">"</w:delText>
        </w:r>
      </w:del>
      <w:ins w:id="152" w:author="Максим" w:date="2026-10-19T12:00:00Z">
        <w:r>
          <w:t xml:space="preserve">— </w:t>
        </w:r>
      </w:ins>
      <w:r>
        <w:t>Знаю, как не знать. Серёга мой</w:t>
      </w:r>
      <w:del w:id="153" w:author="Максим" w:date="2026-10-19T12:00:00Z">
        <w:r>
          <w:delText xml:space="preserve">, он</w:delText>
        </w:r>
      </w:del>
      <w:r>
        <w:t xml:space="preserve"> в этом деле мастер, только он пока в городе, приедет в субботу.</w:t>
      </w:r>
      <w:del w:id="154" w:author="Максим" w:date="2026-10-19T12:00:00Z">
        <w:r>
          <w:delText xml:space="preserve">"</w:delText>
        </w:r>
      </w:del>
    </w:p>
    <w:p>
      <w:r>
        <w:t>Анна кивнула и подумала</w:t>
      </w:r>
      <w:ins w:id="156" w:author="Максим" w:date="2026-10-19T12:00:00Z">
        <w:r>
          <w:t xml:space="preserve">,</w:t>
        </w:r>
      </w:ins>
      <w:r>
        <w:t xml:space="preserve"> что, наверное, она ещё немного поживёт здесь, в </w:t>
      </w:r>
      <w:del w:id="157" w:author="Максим" w:date="2026-10-19T12:00:00Z">
        <w:r>
          <w:delText xml:space="preserve">этом доме, который был для неё родным домом</w:delText>
        </w:r>
      </w:del>
      <w:ins w:id="158" w:author="Максим" w:date="2026-10-19T12:00:00Z">
        <w:r>
          <w:t xml:space="preserve">родном доме</w:t>
        </w:r>
      </w:ins>
      <w:r>
        <w:t>, а там будет видно.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Заметка редактора</w:t>
      </w:r>
    </w:p>
    <w:p>
      <w:r>
        <w:rPr>
          <w:b w:val="0"/>
          <w:i w:val="0"/>
        </w:rPr>
        <w:t>Рассказ написан мной специально для демонстрации; правка выполнена по тексту «как есть». Задача — сохранить сюжет, интонацию и «простоватый» голос героев, убрав то, что читатель замечает как небрежность.</w:t>
      </w:r>
    </w:p>
    <w:p>
      <w:pPr>
        <w:pStyle w:val="Heading2"/>
      </w:pPr>
      <w:r>
        <w:rPr>
          <w:b w:val="0"/>
          <w:i w:val="0"/>
        </w:rPr>
        <w:t>Стиль и лексика</w:t>
      </w:r>
    </w:p>
    <w:p>
      <w:pPr>
        <w:pStyle w:val="ListBullet"/>
      </w:pPr>
      <w:r>
        <w:rPr>
          <w:b w:val="0"/>
          <w:i w:val="0"/>
        </w:rPr>
        <w:t>Слова-паразиты и усилители («как бы», «очень», «вдруг», «наконец, …») удалены там, где они не несут смысла.</w:t>
      </w:r>
    </w:p>
    <w:p>
      <w:pPr>
        <w:pStyle w:val="ListBullet"/>
      </w:pPr>
      <w:r>
        <w:rPr>
          <w:b w:val="0"/>
          <w:i w:val="0"/>
        </w:rPr>
        <w:t>Штампы («сердце сжалось», «нахлынули воспоминания») заменены конкретной деталью. Диалектные и разговорные слова героев («Анька», «поди», «печка») оставлены намеренно — это голос персонажей.</w:t>
      </w:r>
    </w:p>
    <w:p>
      <w:pPr>
        <w:pStyle w:val="ListBullet"/>
      </w:pPr>
      <w:r>
        <w:rPr>
          <w:b w:val="0"/>
          <w:i w:val="0"/>
        </w:rPr>
        <w:t>Тавтология и плеоназм: «дом … родным домом», «жизни, воспоминаний и памяти», «молча … ничего не говорил».</w:t>
      </w:r>
    </w:p>
    <w:p>
      <w:pPr>
        <w:pStyle w:val="Heading2"/>
      </w:pPr>
      <w:r>
        <w:rPr>
          <w:b w:val="0"/>
          <w:i w:val="0"/>
        </w:rPr>
        <w:t>Ритм и повторы</w:t>
      </w:r>
    </w:p>
    <w:p>
      <w:pPr>
        <w:pStyle w:val="ListBullet"/>
      </w:pPr>
      <w:r>
        <w:rPr>
          <w:b w:val="0"/>
          <w:i w:val="0"/>
        </w:rPr>
        <w:t>Три «дороги» подряд, три «огня», «подумала … и что …» — заменены местоимениями, перестроены или объединены.</w:t>
      </w:r>
    </w:p>
    <w:p>
      <w:pPr>
        <w:pStyle w:val="ListBullet"/>
      </w:pPr>
      <w:r>
        <w:rPr>
          <w:b w:val="0"/>
          <w:i w:val="0"/>
        </w:rPr>
        <w:t>Длинные цепочки придаточных разбиты на двоеточие или тире; короткие рубленые фразы там, где есть напряжение (дрожащие руки, замок), сохранены.</w:t>
      </w:r>
    </w:p>
    <w:p>
      <w:pPr>
        <w:pStyle w:val="ListBullet"/>
      </w:pPr>
      <w:r>
        <w:rPr>
          <w:b w:val="0"/>
          <w:i w:val="0"/>
        </w:rPr>
        <w:t>Склейка предложений запятой («дорога была вся в лужах, и она …») исправлена на точку.</w:t>
      </w:r>
    </w:p>
    <w:p>
      <w:pPr>
        <w:pStyle w:val="Heading2"/>
      </w:pPr>
      <w:r>
        <w:rPr>
          <w:b w:val="0"/>
          <w:i w:val="0"/>
        </w:rPr>
        <w:t>Прямая речь</w:t>
      </w:r>
    </w:p>
    <w:p>
      <w:pPr>
        <w:pStyle w:val="ListBullet"/>
      </w:pPr>
      <w:r>
        <w:rPr>
          <w:b w:val="0"/>
          <w:i w:val="0"/>
        </w:rPr>
        <w:t>Реплики оформлены с новой строки и с тире «—» (вместо дефиса «-» и кавычек): «— Кто там? — спросила она.»</w:t>
      </w:r>
    </w:p>
    <w:p>
      <w:pPr>
        <w:pStyle w:val="ListBullet"/>
      </w:pPr>
      <w:r>
        <w:rPr>
          <w:b w:val="0"/>
          <w:i w:val="0"/>
        </w:rPr>
        <w:t>После вопросительного и восклицательного знака слова автора пишутся со строчной буквы, если это глагол речи: «— Анька? Не может быть! — сказал он.»</w:t>
      </w:r>
    </w:p>
    <w:p>
      <w:pPr>
        <w:pStyle w:val="ListBullet"/>
      </w:pPr>
      <w:r>
        <w:rPr>
          <w:b w:val="0"/>
          <w:i w:val="0"/>
        </w:rPr>
        <w:t>Если реплика разрывается словами автора, продолжение пишется после тире: «— Дело твоё, — сказал старик, — только …»; если слова автора стоят после точки — продолжение с заглавной.</w:t>
      </w:r>
    </w:p>
    <w:p>
      <w:pPr>
        <w:pStyle w:val="ListBullet"/>
      </w:pPr>
      <w:r>
        <w:rPr>
          <w:b w:val="0"/>
          <w:i w:val="0"/>
        </w:rPr>
        <w:t>Запятая перед «что», «которые» и в обращении («Ну, здравствуй»).</w:t>
      </w:r>
    </w:p>
    <w:p>
      <w:pPr>
        <w:pStyle w:val="Heading2"/>
      </w:pPr>
      <w:r>
        <w:rPr>
          <w:b w:val="0"/>
          <w:i w:val="0"/>
        </w:rPr>
        <w:t>Грамматика и согласование</w:t>
      </w:r>
    </w:p>
    <w:p>
      <w:pPr>
        <w:pStyle w:val="ListBullet"/>
      </w:pPr>
      <w:r>
        <w:rPr>
          <w:b w:val="0"/>
          <w:i w:val="0"/>
        </w:rPr>
        <w:t>«одела» → «надела»; «от того что» → «от того, что»; «горит» → «горел» (согласование времён); «подумала что» → «подумала, что».</w:t>
      </w:r>
    </w:p>
    <w:p>
      <w:pPr>
        <w:pStyle w:val="ListBullet"/>
      </w:pPr>
      <w:r>
        <w:rPr>
          <w:b w:val="0"/>
          <w:i w:val="0"/>
        </w:rPr>
        <w:t>Конструкция «ключ, который ей сказала … искать» была логически неверна и переписана без изменения смысла.</w:t>
      </w:r>
    </w:p>
    <w:p>
      <w:pPr>
        <w:pStyle w:val="Heading2"/>
      </w:pPr>
      <w:r>
        <w:rPr>
          <w:b w:val="0"/>
          <w:i w:val="0"/>
        </w:rPr>
        <w:t>Что я предлагаю уточнить у автора</w:t>
      </w:r>
    </w:p>
    <w:p>
      <w:pPr>
        <w:pStyle w:val="ListBullet"/>
      </w:pPr>
      <w:r>
        <w:rPr>
          <w:b w:val="0"/>
          <w:i w:val="0"/>
        </w:rPr>
        <w:t>Мать названа по имени только в реплике соседа («Вера …»). Стоит назвать её в авторском тексте при первом упоминании, чтобы реплика читалась без догадок.</w:t>
      </w:r>
    </w:p>
    <w:p>
      <w:pPr>
        <w:pStyle w:val="ListBullet"/>
      </w:pPr>
      <w:r>
        <w:rPr>
          <w:b w:val="0"/>
          <w:i w:val="0"/>
        </w:rPr>
        <w:t>Самовар появляется в реплике, но не в действии: можно добавить, что сосед поставил его на стол, — тогда чаепитие следующего абзаца вырастет из сцены естественно.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Демонстрационный образец для портфолио · автор: Максим · не является работой для клиента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Возвращение — литературная правка (RU)</dc:title>
  <dc:subject/>
  <dc:creator>Максим</dc:creator>
  <cp:keywords/>
  <dc:description>generated by python-docx</dc:description>
  <cp:lastModifiedBy>Максим</cp:lastModifiedBy>
  <cp:revision>1</cp:revision>
  <dcterms:created xsi:type="dcterms:W3CDTF">2026-10-19T12:00:00Z</dcterms:created>
  <dcterms:modified xsi:type="dcterms:W3CDTF">2026-10-19T12:00:00Z</dcterms:modified>
  <cp:category/>
</cp:coreProperties>
</file>