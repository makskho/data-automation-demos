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Startup onboarding document: business editing (EN)</w:t>
      </w:r>
    </w:p>
    <w:p>
      <w:r>
        <w:rPr>
          <w:b w:val="0"/>
          <w:i w:val="0"/>
          <w:color w:val="595959"/>
          <w:sz w:val="24"/>
        </w:rPr>
        <w:t>Edit as Word tracked changes</w:t>
      </w:r>
    </w:p>
    <w:p>
      <w:r>
        <w:rPr>
          <w:b w:val="0"/>
          <w:i/>
          <w:color w:val="595959"/>
          <w:sz w:val="19"/>
        </w:rPr>
        <w:t>The company "Pebblepath", its people and the e-mail addresses are fictional. The draft was written by me for this sample, with the kinds of mistakes a busy founder's document typically contains. It is not a client document.</w:t>
      </w:r>
    </w:p>
    <w:p>
      <w:pPr>
        <w:pStyle w:val="Heading1"/>
      </w:pPr>
      <w:del w:id="1" w:author="Максим" w:date="2026-10-19T12:00:00Z">
        <w:r>
          <w:delText xml:space="preserve">About Us / Welcome to the team!!</w:delText>
        </w:r>
      </w:del>
      <w:ins w:id="2" w:author="Максим" w:date="2026-10-19T12:00:00Z">
        <w:r>
          <w:t xml:space="preserve">Welcome to Pebblepath</w:t>
        </w:r>
      </w:ins>
    </w:p>
    <w:p>
      <w:r>
        <w:t xml:space="preserve">Pebblepath is a startup </w:t>
      </w:r>
      <w:del w:id="3" w:author="Максим" w:date="2026-10-19T12:00:00Z">
        <w:r>
          <w:delText xml:space="preserve">who helps</w:delText>
        </w:r>
      </w:del>
      <w:ins w:id="4" w:author="Максим" w:date="2026-10-19T12:00:00Z">
        <w:r>
          <w:t xml:space="preserve">that helps</w:t>
        </w:r>
      </w:ins>
      <w:r>
        <w:t xml:space="preserve"> small </w:t>
      </w:r>
      <w:del w:id="5" w:author="Максим" w:date="2026-10-19T12:00:00Z">
        <w:r>
          <w:delText xml:space="preserve">independant</w:delText>
        </w:r>
      </w:del>
      <w:ins w:id="6" w:author="Максим" w:date="2026-10-19T12:00:00Z">
        <w:r>
          <w:t xml:space="preserve">independent</w:t>
        </w:r>
      </w:ins>
      <w:r>
        <w:t xml:space="preserve"> shops </w:t>
      </w:r>
      <w:del w:id="7" w:author="Максим" w:date="2026-10-19T12:00:00Z">
        <w:r>
          <w:delText xml:space="preserve">to deliver there orders</w:delText>
        </w:r>
      </w:del>
      <w:ins w:id="8" w:author="Максим" w:date="2026-10-19T12:00:00Z">
        <w:r>
          <w:t xml:space="preserve">deliver their orders</w:t>
        </w:r>
      </w:ins>
      <w:r>
        <w:t xml:space="preserve"> to customers faster. </w:t>
      </w:r>
      <w:del w:id="9" w:author="Максим" w:date="2026-10-19T12:00:00Z">
        <w:r>
          <w:delText xml:space="preserve">We was founded</w:delText>
        </w:r>
      </w:del>
      <w:ins w:id="10" w:author="Максим" w:date="2026-10-19T12:00:00Z">
        <w:r>
          <w:t xml:space="preserve">We were founded</w:t>
        </w:r>
      </w:ins>
      <w:r>
        <w:t xml:space="preserve"> in 2023 by two friends, Dana and Ilya, </w:t>
      </w:r>
      <w:del w:id="11" w:author="Максим" w:date="2026-10-19T12:00:00Z">
        <w:r>
          <w:delText xml:space="preserve">which</w:delText>
        </w:r>
      </w:del>
      <w:ins w:id="12" w:author="Максим" w:date="2026-10-19T12:00:00Z">
        <w:r>
          <w:t xml:space="preserve">who</w:t>
        </w:r>
      </w:ins>
      <w:r>
        <w:t xml:space="preserve"> met at a hackathon in Tallinn. Our mission is to make local shops </w:t>
      </w:r>
      <w:del w:id="13" w:author="Максим" w:date="2026-10-19T12:00:00Z">
        <w:r>
          <w:delText xml:space="preserve">competive with the big marketplace's</w:delText>
        </w:r>
      </w:del>
      <w:ins w:id="14" w:author="Максим" w:date="2026-10-19T12:00:00Z">
        <w:r>
          <w:t xml:space="preserve">competitive with the big marketplaces</w:t>
        </w:r>
      </w:ins>
      <w:r>
        <w:t xml:space="preserve">, so that customers </w:t>
      </w:r>
      <w:del w:id="15" w:author="Максим" w:date="2026-10-19T12:00:00Z">
        <w:r>
          <w:delText xml:space="preserve">dont</w:delText>
        </w:r>
      </w:del>
      <w:ins w:id="16" w:author="Максим" w:date="2026-10-19T12:00:00Z">
        <w:r>
          <w:t xml:space="preserve">don't</w:t>
        </w:r>
      </w:ins>
      <w:r>
        <w:t xml:space="preserve"> have to go to Amazon for everything.</w:t>
      </w:r>
    </w:p>
    <w:p>
      <w:pPr>
        <w:pStyle w:val="Heading2"/>
      </w:pPr>
      <w:r>
        <w:t>What we do</w:t>
      </w:r>
    </w:p>
    <w:p>
      <w:pPr>
        <w:pStyle w:val="ListBullet"/>
      </w:pPr>
      <w:del w:id="17" w:author="Максим" w:date="2026-10-19T12:00:00Z">
        <w:r>
          <w:delText xml:space="preserve">We have an app where shops can see all of there deliveries</w:delText>
        </w:r>
      </w:del>
      <w:ins w:id="18" w:author="Максим" w:date="2026-10-19T12:00:00Z">
        <w:r>
          <w:t xml:space="preserve">Shops see all their deliveries in one app</w:t>
        </w:r>
      </w:ins>
    </w:p>
    <w:p>
      <w:pPr>
        <w:pStyle w:val="ListBullet"/>
      </w:pPr>
      <w:del w:id="19" w:author="Максим" w:date="2026-10-19T12:00:00Z">
        <w:r>
          <w:delText xml:space="preserve">Courier's are being matched to orders by our algorithm which is leveraging real-time data and synergies</w:delText>
        </w:r>
      </w:del>
      <w:ins w:id="20" w:author="Максим" w:date="2026-10-19T12:00:00Z">
        <w:r>
          <w:t xml:space="preserve">Couriers are matched to orders by an algorithm that uses real-time data</w:t>
        </w:r>
      </w:ins>
    </w:p>
    <w:p>
      <w:pPr>
        <w:pStyle w:val="ListBullet"/>
      </w:pPr>
      <w:r>
        <w:t xml:space="preserve">Customers </w:t>
      </w:r>
      <w:del w:id="21" w:author="Максим" w:date="2026-10-19T12:00:00Z">
        <w:r>
          <w:delText xml:space="preserve">recieve</w:delText>
        </w:r>
      </w:del>
      <w:ins w:id="22" w:author="Максим" w:date="2026-10-19T12:00:00Z">
        <w:r>
          <w:t xml:space="preserve">receive a</w:t>
        </w:r>
      </w:ins>
      <w:r>
        <w:t xml:space="preserve"> tracking link by SMS</w:t>
      </w:r>
    </w:p>
    <w:p>
      <w:r>
        <w:t xml:space="preserve">Currently we </w:t>
      </w:r>
      <w:del w:id="23" w:author="Максим" w:date="2026-10-19T12:00:00Z">
        <w:r>
          <w:delText xml:space="preserve">are working</w:delText>
        </w:r>
      </w:del>
      <w:ins w:id="24" w:author="Максим" w:date="2026-10-19T12:00:00Z">
        <w:r>
          <w:t xml:space="preserve">work</w:t>
        </w:r>
      </w:ins>
      <w:r>
        <w:t xml:space="preserve"> with about 140 shops in </w:t>
      </w:r>
      <w:del w:id="25" w:author="Максим" w:date="2026-10-19T12:00:00Z">
        <w:r>
          <w:delText xml:space="preserve">6</w:delText>
        </w:r>
      </w:del>
      <w:ins w:id="26" w:author="Максим" w:date="2026-10-19T12:00:00Z">
        <w:r>
          <w:t xml:space="preserve">six</w:t>
        </w:r>
      </w:ins>
      <w:r>
        <w:t xml:space="preserve"> cities</w:t>
      </w:r>
      <w:del w:id="27" w:author="Максим" w:date="2026-10-19T12:00:00Z">
        <w:r>
          <w:delText xml:space="preserve"> and a team of 23 peoples, but in the end of the year we plan to have 300 shops</w:delText>
        </w:r>
      </w:del>
      <w:ins w:id="28" w:author="Максим" w:date="2026-10-19T12:00:00Z">
        <w:r>
          <w:t xml:space="preserve">. Our team has 23 people, and by the end of the year we plan to serve 300 shops</w:t>
        </w:r>
      </w:ins>
      <w:r>
        <w:t xml:space="preserve">. </w:t>
      </w:r>
      <w:del w:id="29" w:author="Максим" w:date="2026-10-19T12:00:00Z">
        <w:r>
          <w:delText xml:space="preserve">Our growth was 18% month over month in last quarter, which is alot.</w:delText>
        </w:r>
      </w:del>
      <w:ins w:id="30" w:author="Максим" w:date="2026-10-19T12:00:00Z">
        <w:r>
          <w:t xml:space="preserve">Last quarter we grew by 18% month over month.</w:t>
        </w:r>
      </w:ins>
    </w:p>
    <w:p>
      <w:pPr>
        <w:pStyle w:val="Heading2"/>
      </w:pPr>
      <w:r>
        <w:t>Your first week</w:t>
      </w:r>
    </w:p>
    <w:p>
      <w:r>
        <w:t xml:space="preserve">On </w:t>
      </w:r>
      <w:del w:id="31" w:author="Максим" w:date="2026-10-19T12:00:00Z">
        <w:r>
          <w:delText xml:space="preserve">monday</w:delText>
        </w:r>
      </w:del>
      <w:ins w:id="32" w:author="Максим" w:date="2026-10-19T12:00:00Z">
        <w:r>
          <w:t xml:space="preserve">Monday</w:t>
        </w:r>
      </w:ins>
      <w:r>
        <w:t xml:space="preserve"> you will get your laptop and accounts (email, Slack, Jira, </w:t>
      </w:r>
      <w:del w:id="33" w:author="Максим" w:date="2026-10-19T12:00:00Z">
        <w:r>
          <w:delText xml:space="preserve">the Github</w:delText>
        </w:r>
      </w:del>
      <w:ins w:id="34" w:author="Максим" w:date="2026-10-19T12:00:00Z">
        <w:r>
          <w:t xml:space="preserve">GitHub</w:t>
        </w:r>
      </w:ins>
      <w:r>
        <w:t xml:space="preserve">). </w:t>
      </w:r>
      <w:del w:id="35" w:author="Максим" w:date="2026-10-19T12:00:00Z">
        <w:r>
          <w:delText xml:space="preserve">Please do change your password immediately its important.</w:delText>
        </w:r>
      </w:del>
      <w:ins w:id="36" w:author="Максим" w:date="2026-10-19T12:00:00Z">
        <w:r>
          <w:t xml:space="preserve">Please change your password immediately; this is important.</w:t>
        </w:r>
      </w:ins>
      <w:r>
        <w:t xml:space="preserve"> </w:t>
      </w:r>
      <w:del w:id="37" w:author="Максим" w:date="2026-10-19T12:00:00Z">
        <w:r>
          <w:delText xml:space="preserve">IT is Marcus (marcus@pebblepath.example), if you have problems with the laptop ask him.</w:delText>
        </w:r>
      </w:del>
      <w:ins w:id="38" w:author="Максим" w:date="2026-10-19T12:00:00Z">
        <w:r>
          <w:t xml:space="preserve">If you have any problems with your laptop, ask Marcus from IT (marcus@pebblepath.example).</w:t>
        </w:r>
      </w:ins>
      <w:r>
        <w:t xml:space="preserve"> </w:t>
      </w:r>
      <w:del w:id="39" w:author="Максим" w:date="2026-10-19T12:00:00Z">
        <w:r>
          <w:delText xml:space="preserve">In the first day you will meet with your manager and also the buddy, which is a collegue who will help you to settle in during first month.</w:delText>
        </w:r>
      </w:del>
      <w:ins w:id="40" w:author="Максим" w:date="2026-10-19T12:00:00Z">
        <w:r>
          <w:t xml:space="preserve">On your first day you will meet your manager and your buddy, a colleague who will help you settle in during your first month.</w:t>
        </w:r>
      </w:ins>
      <w:r>
        <w:t xml:space="preserve"> </w:t>
      </w:r>
      <w:del w:id="41" w:author="Максим" w:date="2026-10-19T12:00:00Z">
        <w:r>
          <w:delText xml:space="preserve">Dont be shy to ask questions, there is no stupid questions!!!</w:delText>
        </w:r>
      </w:del>
      <w:ins w:id="42" w:author="Максим" w:date="2026-10-19T12:00:00Z">
        <w:r>
          <w:t xml:space="preserve">Don't be shy about asking questions: there are no stupid ones.</w:t>
        </w:r>
      </w:ins>
    </w:p>
    <w:p>
      <w:pPr>
        <w:pStyle w:val="Heading2"/>
      </w:pPr>
      <w:ins w:id="43" w:author="Максим" w:date="2026-10-19T12:00:00Z">
        <w:r>
          <w:t xml:space="preserve">Routines</w:t>
        </w:r>
      </w:ins>
    </w:p>
    <w:p>
      <w:del w:id="44" w:author="Максим" w:date="2026-10-19T12:00:00Z">
        <w:r>
          <w:delText xml:space="preserve">Standup is every day at 9:30, Friday we have retro at 4pm and after it, beers (or non alcoholic drinks if you prefer).</w:delText>
        </w:r>
      </w:del>
      <w:ins w:id="45" w:author="Максим" w:date="2026-10-19T12:00:00Z">
        <w:r>
          <w:t xml:space="preserve">Stand-up is every day at 9:30 a.m. On Fridays we have a retrospective at 4 p.m., followed by drinks (alcoholic or not).</w:t>
        </w:r>
      </w:ins>
      <w:r>
        <w:t xml:space="preserve"> Expense reports must be </w:t>
      </w:r>
      <w:del w:id="46" w:author="Максим" w:date="2026-10-19T12:00:00Z">
        <w:r>
          <w:delText xml:space="preserve">send until</w:delText>
        </w:r>
      </w:del>
      <w:ins w:id="47" w:author="Максим" w:date="2026-10-19T12:00:00Z">
        <w:r>
          <w:t xml:space="preserve">sent by</w:t>
        </w:r>
      </w:ins>
      <w:r>
        <w:t xml:space="preserve"> the 5th of every month </w:t>
      </w:r>
      <w:del w:id="48" w:author="Максим" w:date="2026-10-19T12:00:00Z">
        <w:r>
          <w:delText xml:space="preserve">to finance@pebblepath.example, otherwise the money will be returned only in next month</w:delText>
        </w:r>
      </w:del>
      <w:ins w:id="49" w:author="Максим" w:date="2026-10-19T12:00:00Z">
        <w:r>
          <w:t xml:space="preserve">to finance@pebblepath.example; otherwise reimbursement will be delayed until the following month</w:t>
        </w:r>
      </w:ins>
      <w:r>
        <w:t>. Working hours are flexible</w:t>
      </w:r>
      <w:ins w:id="50" w:author="Максим" w:date="2026-10-19T12:00:00Z">
        <w:r>
          <w:t xml:space="preserve">,</w:t>
        </w:r>
      </w:ins>
      <w:r>
        <w:t xml:space="preserve"> but we </w:t>
      </w:r>
      <w:del w:id="51" w:author="Максим" w:date="2026-10-19T12:00:00Z">
        <w:r>
          <w:delText xml:space="preserve">expect from everyone to be available</w:delText>
        </w:r>
      </w:del>
      <w:ins w:id="52" w:author="Максим" w:date="2026-10-19T12:00:00Z">
        <w:r>
          <w:t xml:space="preserve">expect everyone to be available</w:t>
        </w:r>
      </w:ins>
      <w:r>
        <w:t xml:space="preserve"> between </w:t>
      </w:r>
      <w:del w:id="53" w:author="Максим" w:date="2026-10-19T12:00:00Z">
        <w:r>
          <w:delText xml:space="preserve">11 and 15 (CET)</w:delText>
        </w:r>
      </w:del>
      <w:ins w:id="54" w:author="Максим" w:date="2026-10-19T12:00:00Z">
        <w:r>
          <w:t xml:space="preserve">11:00 and 15:00 CET</w:t>
        </w:r>
      </w:ins>
      <w:r>
        <w:t>.</w:t>
      </w:r>
    </w:p>
    <w:p>
      <w:pPr>
        <w:pStyle w:val="Heading2"/>
      </w:pPr>
      <w:ins w:id="55" w:author="Максим" w:date="2026-10-19T12:00:00Z">
        <w:r>
          <w:t xml:space="preserve">Tools and security</w:t>
        </w:r>
      </w:ins>
    </w:p>
    <w:p>
      <w:r>
        <w:t>We use Slack for chat, Jira for tasks, and Google Drive for documents</w:t>
      </w:r>
      <w:del w:id="56" w:author="Максим" w:date="2026-10-19T12:00:00Z">
        <w:r>
          <w:delText xml:space="preserve">, please dont</w:delText>
        </w:r>
      </w:del>
      <w:ins w:id="57" w:author="Максим" w:date="2026-10-19T12:00:00Z">
        <w:r>
          <w:t xml:space="preserve">. Please don't</w:t>
        </w:r>
      </w:ins>
      <w:r>
        <w:t xml:space="preserve"> share company documents outside </w:t>
      </w:r>
      <w:del w:id="58" w:author="Максим" w:date="2026-10-19T12:00:00Z">
        <w:r>
          <w:delText xml:space="preserve">of </w:delText>
        </w:r>
      </w:del>
      <w:r>
        <w:t xml:space="preserve">Drive and never send passwords in Slack. If you </w:t>
      </w:r>
      <w:del w:id="59" w:author="Максим" w:date="2026-10-19T12:00:00Z">
        <w:r>
          <w:delText xml:space="preserve">recieve</w:delText>
        </w:r>
      </w:del>
      <w:ins w:id="60" w:author="Максим" w:date="2026-10-19T12:00:00Z">
        <w:r>
          <w:t xml:space="preserve">receive</w:t>
        </w:r>
      </w:ins>
      <w:r>
        <w:t xml:space="preserve"> a suspicious email, forward it to IT and do not click on anything. </w:t>
      </w:r>
      <w:del w:id="61" w:author="Максим" w:date="2026-10-19T12:00:00Z">
        <w:r>
          <w:delText xml:space="preserve">Also, we</w:delText>
        </w:r>
      </w:del>
      <w:ins w:id="62" w:author="Максим" w:date="2026-10-19T12:00:00Z">
        <w:r>
          <w:t xml:space="preserve">We</w:t>
        </w:r>
      </w:ins>
      <w:r>
        <w:t xml:space="preserve"> use </w:t>
      </w:r>
      <w:del w:id="63" w:author="Максим" w:date="2026-10-19T12:00:00Z">
        <w:r>
          <w:delText xml:space="preserve">2-factor</w:delText>
        </w:r>
      </w:del>
      <w:ins w:id="64" w:author="Максим" w:date="2026-10-19T12:00:00Z">
        <w:r>
          <w:t xml:space="preserve">two-factor</w:t>
        </w:r>
      </w:ins>
      <w:r>
        <w:t xml:space="preserve"> authentication for all accounts</w:t>
      </w:r>
      <w:del w:id="65" w:author="Максим" w:date="2026-10-19T12:00:00Z">
        <w:r>
          <w:delText xml:space="preserve"> — its mandatory</w:delText>
        </w:r>
      </w:del>
      <w:ins w:id="66" w:author="Максим" w:date="2026-10-19T12:00:00Z">
        <w:r>
          <w:t xml:space="preserve">; it is mandatory</w:t>
        </w:r>
      </w:ins>
      <w:r>
        <w:t>.</w:t>
      </w:r>
    </w:p>
    <w:p>
      <w:pPr>
        <w:pStyle w:val="Heading2"/>
      </w:pPr>
      <w:ins w:id="67" w:author="Максим" w:date="2026-10-19T12:00:00Z">
        <w:r>
          <w:t xml:space="preserve">Perks</w:t>
        </w:r>
      </w:ins>
    </w:p>
    <w:p>
      <w:r>
        <w:t xml:space="preserve">Every employee gets a learning budget of 500 euros per year, a half-day </w:t>
      </w:r>
      <w:del w:id="68" w:author="Максим" w:date="2026-10-19T12:00:00Z">
        <w:r>
          <w:delText xml:space="preserve">on your</w:delText>
        </w:r>
      </w:del>
      <w:ins w:id="69" w:author="Максим" w:date="2026-10-19T12:00:00Z">
        <w:r>
          <w:t xml:space="preserve">off on their</w:t>
        </w:r>
      </w:ins>
      <w:r>
        <w:t xml:space="preserve"> birthday and 25 days of paid vacation, </w:t>
      </w:r>
      <w:del w:id="70" w:author="Максим" w:date="2026-10-19T12:00:00Z">
        <w:r>
          <w:delText xml:space="preserve">which can be taken in whenever you want but please agree with your manager at least 2 weeks before</w:delText>
        </w:r>
      </w:del>
      <w:ins w:id="71" w:author="Максим" w:date="2026-10-19T12:00:00Z">
        <w:r>
          <w:t xml:space="preserve">which you can take whenever you like; please agree the dates with your manager at least two weeks in advance</w:t>
        </w:r>
      </w:ins>
      <w:r>
        <w:t>.</w:t>
      </w:r>
    </w:p>
    <w:p>
      <w:pPr>
        <w:pStyle w:val="Heading2"/>
      </w:pPr>
      <w:ins w:id="72" w:author="Максим" w:date="2026-10-19T12:00:00Z">
        <w:r>
          <w:t xml:space="preserve">Our values</w:t>
        </w:r>
      </w:ins>
    </w:p>
    <w:p>
      <w:del w:id="73" w:author="Максим" w:date="2026-10-19T12:00:00Z">
        <w:r>
          <w:delText xml:space="preserve">Our values: Be Customer-Obsessed, Move fast, own it, and Be kind</w:delText>
        </w:r>
      </w:del>
      <w:ins w:id="74" w:author="Максим" w:date="2026-10-19T12:00:00Z">
        <w:r>
          <w:t xml:space="preserve">Be customer-obsessed. Move fast. Own it. Be kind.</w:t>
        </w:r>
      </w:ins>
    </w:p>
    <w:p>
      <w:r>
        <w:t xml:space="preserve">If you have any questions, </w:t>
      </w:r>
      <w:del w:id="75" w:author="Максим" w:date="2026-10-19T12:00:00Z">
        <w:r>
          <w:delText xml:space="preserve">please do not hesitate to contact with us at any time of day or night!</w:delText>
        </w:r>
      </w:del>
      <w:ins w:id="76" w:author="Максим" w:date="2026-10-19T12:00:00Z">
        <w:r>
          <w:t xml:space="preserve">please ask your buddy or your manager.</w:t>
        </w:r>
      </w:ins>
    </w:p>
    <w:p>
      <w:r>
        <w:br w:type="page"/>
      </w:r>
    </w:p>
    <w:p>
      <w:pPr>
        <w:pStyle w:val="Heading1"/>
      </w:pPr>
      <w:r>
        <w:rPr>
          <w:b w:val="0"/>
          <w:i w:val="0"/>
        </w:rPr>
        <w:t>Change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4195"/>
            <w:shd w:val="clear" w:color="auto" w:fill="D9E2F3"/>
          </w:tcPr>
          <w:p>
            <w:r/>
            <w:r>
              <w:rPr>
                <w:b/>
                <w:sz w:val="19"/>
              </w:rPr>
              <w:t>Example (before → after)</w:t>
            </w:r>
          </w:p>
        </w:tc>
        <w:tc>
          <w:tcPr>
            <w:tcW w:type="dxa" w:w="2948"/>
            <w:shd w:val="clear" w:color="auto" w:fill="D9E2F3"/>
          </w:tcPr>
          <w:p>
            <w:r/>
            <w:r>
              <w:rPr>
                <w:b/>
                <w:sz w:val="19"/>
              </w:rPr>
              <w:t>Why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Spelling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independant → independent; recieve → receive; collegue → colleague; alot → (removed)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Typos and non-words undermine a first impression.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Grammar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We was founded → We were founded; a startup who helps → that helps; which met → who met; "every employee … your" → "their"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Subject–verb agreement; "who" for people, "that" for companies.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Apostrophes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dont → don't; marketplace's → marketplaces; Courier's → Couriers; there → their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Possessive vs. plural vs. contraction.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Style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leveraging real-time data and synergies → uses real-time data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Jargon replaced with a concrete claim.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Structure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two titles → one; bullets made parallel; headings added ("Routines", "Our values")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Easier to scan on the first day.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Consistency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4pm / 9:30 / "between 11 and 15 (CET)" → 4 p.m. / 9:30 a.m. / 11:00 and 15:00 CET; "6" → "six"; "2-factor" → "two-factor"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One time format; numbers under ten spelled out in running text.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Tone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!!, !!!, "do not hesitate to contact with us at any time of day or night" → neutral, direct sentences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Warm but professional; no unintended promises.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Wording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sz w:val="19"/>
              </w:rPr>
              <w:t>"expect from everyone to be available" → "expect everyone to be available"; "send until" → "sent by"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Natural collocations.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  <w:i w:val="0"/>
        </w:rPr>
        <w:t>Queries for the author</w:t>
      </w:r>
    </w:p>
    <w:p>
      <w:pPr>
        <w:pStyle w:val="ListBullet"/>
      </w:pPr>
      <w:r>
        <w:rPr>
          <w:b w:val="0"/>
          <w:i w:val="0"/>
        </w:rPr>
        <w:t>Please confirm the 18% month-over-month growth figure and its quarter.</w:t>
      </w:r>
    </w:p>
    <w:p>
      <w:pPr>
        <w:pStyle w:val="ListBullet"/>
      </w:pPr>
      <w:r>
        <w:rPr>
          <w:b w:val="0"/>
          <w:i w:val="0"/>
        </w:rPr>
        <w:t>Is round-the-clock availability intended ("any time of day or night")? If so, add the channel; if not, the cheaper sentence in the edit is enough.</w:t>
      </w:r>
    </w:p>
    <w:p>
      <w:pPr>
        <w:pStyle w:val="ListBullet"/>
      </w:pPr>
      <w:r>
        <w:rPr>
          <w:b w:val="0"/>
          <w:i w:val="0"/>
        </w:rPr>
        <w:t>The values: if the exact wording was agreed internally (e.g. "Be Customer-Obsessed"), tell me and I will restore the original capitalisation.</w:t>
      </w:r>
    </w:p>
    <w:p>
      <w:pPr>
        <w:pStyle w:val="ListBullet"/>
      </w:pPr>
      <w:r>
        <w:rPr>
          <w:b w:val="0"/>
          <w:i w:val="0"/>
        </w:rPr>
        <w:t>Check that marcus@ and finance@ are the real addresses before sending the document out.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>Portfolio demonstration sample · author: Maxim · not client 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Startup onboarding document: business editing (EN)</dc:title>
  <dc:subject/>
  <dc:creator>Максим</dc:creator>
  <cp:keywords/>
  <dc:description>generated by python-docx</dc:description>
  <cp:lastModifiedBy>Максим</cp:lastModifiedBy>
  <cp:revision>1</cp:revision>
  <dcterms:created xsi:type="dcterms:W3CDTF">2026-10-19T12:00:00Z</dcterms:created>
  <dcterms:modified xsi:type="dcterms:W3CDTF">2026-10-19T12:00:00Z</dcterms:modified>
  <cp:category/>
</cp:coreProperties>
</file>